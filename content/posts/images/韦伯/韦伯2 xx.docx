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EAFA" w14:textId="5CE25420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b/>
          <w:bCs/>
          <w:spacing w:val="30"/>
          <w:sz w:val="24"/>
          <w:szCs w:val="24"/>
        </w:rPr>
      </w:pPr>
      <w:r w:rsidRPr="0060722A">
        <w:rPr>
          <w:rFonts w:asciiTheme="minorEastAsia" w:hAnsiTheme="minorEastAsia" w:cs="SimSun" w:hint="eastAsia"/>
          <w:b/>
          <w:bCs/>
          <w:spacing w:val="30"/>
          <w:sz w:val="24"/>
          <w:szCs w:val="24"/>
        </w:rPr>
        <w:t xml:space="preserve"> </w:t>
      </w:r>
      <w:r w:rsidRPr="0060722A">
        <w:rPr>
          <w:rFonts w:asciiTheme="minorEastAsia" w:hAnsiTheme="minorEastAsia" w:cs="SimSun"/>
          <w:b/>
          <w:bCs/>
          <w:spacing w:val="30"/>
          <w:sz w:val="24"/>
          <w:szCs w:val="24"/>
        </w:rPr>
        <w:t xml:space="preserve">               </w:t>
      </w:r>
      <w:r w:rsidR="00C13729">
        <w:rPr>
          <w:rFonts w:asciiTheme="minorEastAsia" w:hAnsiTheme="minorEastAsia" w:cs="SimSun"/>
          <w:b/>
          <w:bCs/>
          <w:spacing w:val="30"/>
          <w:sz w:val="24"/>
          <w:szCs w:val="24"/>
        </w:rPr>
        <w:t xml:space="preserve">           </w:t>
      </w:r>
      <w:r w:rsidRPr="0060722A">
        <w:rPr>
          <w:rFonts w:asciiTheme="minorEastAsia" w:hAnsiTheme="minorEastAsia" w:cs="SimSun" w:hint="eastAsia"/>
          <w:b/>
          <w:bCs/>
          <w:spacing w:val="30"/>
          <w:sz w:val="24"/>
          <w:szCs w:val="24"/>
        </w:rPr>
        <w:t>韦伯望远镜到达预定的</w:t>
      </w: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L2</w:t>
      </w:r>
      <w:r w:rsidRPr="0060722A">
        <w:rPr>
          <w:rFonts w:asciiTheme="minorEastAsia" w:hAnsiTheme="minorEastAsia" w:cs="SimSun" w:hint="eastAsia"/>
          <w:b/>
          <w:bCs/>
          <w:spacing w:val="30"/>
          <w:sz w:val="24"/>
          <w:szCs w:val="24"/>
        </w:rPr>
        <w:t>轨道！</w:t>
      </w:r>
    </w:p>
    <w:p w14:paraId="50947C00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b/>
          <w:bCs/>
          <w:spacing w:val="30"/>
          <w:sz w:val="24"/>
          <w:szCs w:val="24"/>
        </w:rPr>
      </w:pPr>
    </w:p>
    <w:p w14:paraId="498961FD" w14:textId="27144B2B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/>
          <w:b/>
          <w:bCs/>
          <w:spacing w:val="30"/>
          <w:sz w:val="24"/>
          <w:szCs w:val="24"/>
        </w:rPr>
        <w:t>“</w:t>
      </w:r>
      <w:r w:rsidRPr="0060722A">
        <w:rPr>
          <w:rFonts w:asciiTheme="minorEastAsia" w:hAnsiTheme="minorEastAsia" w:cs="Times New Roman"/>
          <w:spacing w:val="30"/>
          <w:sz w:val="24"/>
          <w:szCs w:val="24"/>
        </w:rPr>
        <w:t> </w:t>
      </w:r>
      <w:r w:rsidRPr="0060722A">
        <w:rPr>
          <w:rFonts w:asciiTheme="minorEastAsia" w:hAnsiTheme="minorEastAsia" w:cs="SimSun" w:hint="eastAsia"/>
          <w:spacing w:val="30"/>
          <w:sz w:val="24"/>
          <w:szCs w:val="24"/>
        </w:rPr>
        <w:t>人类历史上最大的空间天文台，正在</w:t>
      </w:r>
      <w:r w:rsidRPr="0060722A">
        <w:rPr>
          <w:rFonts w:asciiTheme="minorEastAsia" w:hAnsiTheme="minorEastAsia" w:cs="Times New Roman"/>
          <w:spacing w:val="30"/>
          <w:sz w:val="24"/>
          <w:szCs w:val="24"/>
        </w:rPr>
        <w:t>150</w:t>
      </w:r>
      <w:r w:rsidRPr="0060722A">
        <w:rPr>
          <w:rFonts w:asciiTheme="minorEastAsia" w:hAnsiTheme="minorEastAsia" w:cs="SimSun" w:hint="eastAsia"/>
          <w:spacing w:val="30"/>
          <w:sz w:val="24"/>
          <w:szCs w:val="24"/>
        </w:rPr>
        <w:t>万公里外缓缓睁开它的双眼。</w:t>
      </w:r>
      <w:r w:rsidRPr="0060722A">
        <w:rPr>
          <w:rFonts w:asciiTheme="minorEastAsia" w:hAnsiTheme="minorEastAsia" w:cs="Times New Roman"/>
          <w:b/>
          <w:bCs/>
          <w:spacing w:val="30"/>
          <w:sz w:val="24"/>
          <w:szCs w:val="24"/>
        </w:rPr>
        <w:t>”</w:t>
      </w:r>
    </w:p>
    <w:p w14:paraId="0F204AC0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/>
          <w:sz w:val="24"/>
          <w:szCs w:val="24"/>
        </w:rPr>
        <w:br/>
      </w:r>
    </w:p>
    <w:p w14:paraId="64E06CE8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历经一个月，詹姆斯韦伯望远镜(JWST)终于到达了预定轨道L2处！这期我们来讲讲L2拉格朗日点究竟是怎么回事，为什么我们一定要把韦伯望远镜放在距离地球那么远的地方？</w:t>
      </w:r>
    </w:p>
    <w:p w14:paraId="10BEF339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</w:p>
    <w:p w14:paraId="7DC0AF9E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越远的地方越黑</w:t>
      </w:r>
    </w:p>
    <w:p w14:paraId="641E355C" w14:textId="77777777" w:rsidR="0060722A" w:rsidRPr="0060722A" w:rsidRDefault="0060722A" w:rsidP="0060722A">
      <w:pPr>
        <w:shd w:val="clear" w:color="auto" w:fill="FFFFFF"/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75F1F917" w14:textId="7FF68B46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韦伯望远镜的目标是那些宇宙中最古老的天体，</w:t>
      </w:r>
      <w:commentRangeStart w:id="0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它们距离我们</w:t>
      </w:r>
      <w:commentRangeEnd w:id="0"/>
      <w:r w:rsidR="00FD4966">
        <w:rPr>
          <w:rStyle w:val="CommentReference"/>
        </w:rPr>
        <w:commentReference w:id="0"/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是如此的遥远</w:t>
      </w:r>
      <w:del w:id="1" w:author="Xu Xiaoxiao" w:date="2022-01-24T23:14:00Z">
        <w:r w:rsidRPr="0060722A" w:rsidDel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，</w:delText>
        </w:r>
      </w:del>
      <w:ins w:id="2" w:author="Xu Xiaoxiao" w:date="2022-01-24T23:14:00Z">
        <w:r w:rsidR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t>且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光线微弱</w:t>
      </w:r>
      <w:ins w:id="3" w:author="Xu Xiaoxiao" w:date="2022-01-24T23:14:00Z">
        <w:r w:rsidR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t>，以至于</w:t>
        </w:r>
      </w:ins>
      <w:del w:id="4" w:author="Xu Xiaoxiao" w:date="2022-01-24T23:14:00Z">
        <w:r w:rsidRPr="0060722A" w:rsidDel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到</w:delText>
        </w:r>
      </w:del>
      <w:del w:id="5" w:author="Xu Xiaoxiao" w:date="2022-01-24T23:15:00Z">
        <w:r w:rsidR="00FD4966" w:rsidRPr="0060722A" w:rsidDel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人类</w:delText>
        </w:r>
      </w:del>
      <w:ins w:id="6" w:author="Xu Xiaoxiao" w:date="2022-01-24T23:15:00Z">
        <w:r w:rsidR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t>我们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用最尖端的科技也不一定能观测得到</w:t>
      </w:r>
      <w:ins w:id="7" w:author="Xu Xiaoxiao" w:date="2022-01-24T23:15:00Z">
        <w:r w:rsidR="00FD4966">
          <w:rPr>
            <w:rFonts w:asciiTheme="minorEastAsia" w:hAnsiTheme="minorEastAsia" w:cs="Times New Roman" w:hint="eastAsia"/>
            <w:spacing w:val="30"/>
            <w:sz w:val="24"/>
            <w:szCs w:val="24"/>
          </w:rPr>
          <w:t>。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，</w:t>
      </w:r>
      <w:commentRangeStart w:id="8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所以望远镜一定要被放在一个尽可能远离太阳和地球的地方，以此尽量远离所有光源。</w:t>
      </w:r>
      <w:commentRangeEnd w:id="8"/>
      <w:r w:rsidR="00FD4966">
        <w:rPr>
          <w:rStyle w:val="CommentReference"/>
        </w:rPr>
        <w:commentReference w:id="8"/>
      </w:r>
    </w:p>
    <w:p w14:paraId="5EEDCC0F" w14:textId="71815F44" w:rsidR="0060722A" w:rsidRDefault="0060722A" w:rsidP="0060722A">
      <w:pPr>
        <w:spacing w:after="0" w:line="240" w:lineRule="auto"/>
        <w:rPr>
          <w:ins w:id="9" w:author="Xu Xiaoxiao" w:date="2022-01-24T23:18:00Z"/>
          <w:rFonts w:asciiTheme="minorEastAsia" w:hAnsiTheme="minorEastAsia" w:cs="Times New Roman"/>
          <w:sz w:val="24"/>
          <w:szCs w:val="24"/>
        </w:rPr>
      </w:pPr>
    </w:p>
    <w:p w14:paraId="0B30AE37" w14:textId="3533D73F" w:rsidR="009E4CC9" w:rsidRPr="0060722A" w:rsidRDefault="009E4CC9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ins w:id="10" w:author="Xu Xiaoxiao" w:date="2022-01-24T23:18:00Z">
        <w:r>
          <w:rPr>
            <w:rFonts w:asciiTheme="minorEastAsia" w:hAnsiTheme="minorEastAsia" w:cs="Times New Roman" w:hint="eastAsia"/>
            <w:sz w:val="24"/>
            <w:szCs w:val="24"/>
          </w:rPr>
          <w:t>而我们为望远镜选定的位置则是</w:t>
        </w:r>
        <w:r>
          <w:rPr>
            <w:rFonts w:asciiTheme="minorEastAsia" w:hAnsiTheme="minorEastAsia" w:cs="Times New Roman"/>
            <w:sz w:val="24"/>
            <w:szCs w:val="24"/>
          </w:rPr>
          <w:t xml:space="preserve"> – </w:t>
        </w:r>
        <w:r>
          <w:rPr>
            <w:rFonts w:asciiTheme="minorEastAsia" w:hAnsiTheme="minorEastAsia" w:cs="Times New Roman" w:hint="eastAsia"/>
            <w:sz w:val="24"/>
            <w:szCs w:val="24"/>
          </w:rPr>
          <w:t>拉格朗日点。</w:t>
        </w:r>
      </w:ins>
    </w:p>
    <w:p w14:paraId="63BA3A15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F7C2DAD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三体问题的特定解：拉格朗日点</w:t>
      </w:r>
    </w:p>
    <w:p w14:paraId="79F0FC2B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82074BB" w14:textId="77777777" w:rsidR="009E4CC9" w:rsidRDefault="0060722A" w:rsidP="0060722A">
      <w:pPr>
        <w:spacing w:after="0" w:line="240" w:lineRule="auto"/>
        <w:rPr>
          <w:ins w:id="11" w:author="Xu Xiaoxiao" w:date="2022-01-24T23:19:00Z"/>
          <w:rFonts w:asciiTheme="minorEastAsia" w:hAnsiTheme="minorEastAsia" w:cs="Times New Roman"/>
          <w:spacing w:val="30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根据18世纪的两位数学家欧拉(Euler)和拉格朗日(Lagrange)的计算，对于牵扯地球和太阳的三体运动有五个解</w:t>
      </w:r>
      <w:del w:id="12" w:author="Xu Xiaoxiao" w:date="2022-01-24T23:19:00Z">
        <w:r w:rsidRPr="0060722A" w:rsidDel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，</w:delText>
        </w:r>
      </w:del>
      <w:ins w:id="13" w:author="Xu Xiaoxiao" w:date="2022-01-24T23:19:00Z">
        <w:r w:rsidR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t>。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也就是说，如果将第三个天体放入地球和太阳的系统中组成一个三体系统，那么空间中有五个</w:t>
      </w:r>
      <w:del w:id="14" w:author="Xu Xiaoxiao" w:date="2022-01-24T23:19:00Z">
        <w:r w:rsidRPr="0060722A" w:rsidDel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点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可以使第三个天体保持位置稳定</w:t>
      </w:r>
      <w:ins w:id="15" w:author="Xu Xiaoxiao" w:date="2022-01-24T23:19:00Z">
        <w:r w:rsidR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t>的点：</w:t>
        </w:r>
      </w:ins>
      <w:del w:id="16" w:author="Xu Xiaoxiao" w:date="2022-01-24T23:19:00Z">
        <w:r w:rsidRPr="0060722A" w:rsidDel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，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这五个点被命名为L1~L5。</w:t>
      </w:r>
    </w:p>
    <w:p w14:paraId="445EED15" w14:textId="77777777" w:rsidR="009E4CC9" w:rsidRDefault="009E4CC9" w:rsidP="0060722A">
      <w:pPr>
        <w:spacing w:after="0" w:line="240" w:lineRule="auto"/>
        <w:rPr>
          <w:ins w:id="17" w:author="Xu Xiaoxiao" w:date="2022-01-24T23:19:00Z"/>
          <w:rFonts w:asciiTheme="minorEastAsia" w:hAnsiTheme="minorEastAsia" w:cs="Times New Roman"/>
          <w:spacing w:val="30"/>
          <w:sz w:val="24"/>
          <w:szCs w:val="24"/>
        </w:rPr>
      </w:pPr>
    </w:p>
    <w:p w14:paraId="2D06F1E9" w14:textId="5695AC3D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韦伯望远镜所在的L2点是其中唯一背离太阳和地球的点，这样不仅</w:t>
      </w:r>
      <w:commentRangeStart w:id="18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太阳光可以被地球遮挡</w:t>
      </w:r>
      <w:commentRangeEnd w:id="18"/>
      <w:r w:rsidR="002B02E4">
        <w:rPr>
          <w:rStyle w:val="CommentReference"/>
        </w:rPr>
        <w:commentReference w:id="18"/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，望远镜也不需要</w:t>
      </w:r>
      <w:ins w:id="19" w:author="Xu Xiaoxiao" w:date="2022-01-24T23:20:00Z">
        <w:r w:rsidR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t>消耗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很多燃料去维持其位置稳定。</w:t>
      </w:r>
    </w:p>
    <w:p w14:paraId="01296909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</w:p>
    <w:p w14:paraId="61C87644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commentRangeStart w:id="20"/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L2点并不稳定</w:t>
      </w:r>
      <w:commentRangeEnd w:id="20"/>
      <w:r w:rsidR="009E4CC9">
        <w:rPr>
          <w:rStyle w:val="CommentReference"/>
        </w:rPr>
        <w:commentReference w:id="20"/>
      </w:r>
    </w:p>
    <w:p w14:paraId="626DFB92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28C59DF0" w14:textId="77777777" w:rsidR="007672A9" w:rsidRDefault="0060722A" w:rsidP="0060722A">
      <w:pPr>
        <w:spacing w:after="0" w:line="240" w:lineRule="auto"/>
        <w:rPr>
          <w:ins w:id="21" w:author="Xu Xiaoxiao" w:date="2022-01-24T23:23:00Z"/>
          <w:rFonts w:asciiTheme="minorEastAsia" w:hAnsiTheme="minorEastAsia" w:cs="Times New Roman"/>
          <w:spacing w:val="30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看过《三体》的读者们一定都见识过三体系统的不稳定性</w:t>
      </w:r>
      <w:ins w:id="22" w:author="Xu Xiaoxiao" w:date="2022-01-24T23:23:00Z">
        <w:r w:rsidR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t>。</w:t>
        </w:r>
      </w:ins>
      <w:del w:id="23" w:author="Xu Xiaoxiao" w:date="2022-01-24T23:23:00Z">
        <w:r w:rsidRPr="0060722A" w:rsidDel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，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对于由韦伯望远镜</w:t>
      </w:r>
      <w:ins w:id="24" w:author="Xu Xiaoxiao" w:date="2022-01-24T23:23:00Z">
        <w:r w:rsidR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t>而言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，太阳和地球组成的三体系统也是如此</w:t>
      </w:r>
      <w:ins w:id="25" w:author="Xu Xiaoxiao" w:date="2022-01-24T23:23:00Z">
        <w:r w:rsidR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t xml:space="preserve">： </w:t>
        </w:r>
      </w:ins>
      <w:del w:id="26" w:author="Xu Xiaoxiao" w:date="2022-01-24T23:23:00Z">
        <w:r w:rsidRPr="0060722A" w:rsidDel="009E4CC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，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只要韦伯望远镜的位置稍稍偏离L2</w:t>
      </w:r>
      <w:ins w:id="27" w:author="Xu Xiaoxiao" w:date="2022-01-24T23:23:00Z">
        <w:r w:rsidR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t>点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，它就会脱离稳定状态而离L2越来越远。</w:t>
      </w:r>
    </w:p>
    <w:p w14:paraId="4FA5BFCA" w14:textId="77777777" w:rsidR="007672A9" w:rsidRDefault="007672A9" w:rsidP="0060722A">
      <w:pPr>
        <w:spacing w:after="0" w:line="240" w:lineRule="auto"/>
        <w:rPr>
          <w:ins w:id="28" w:author="Xu Xiaoxiao" w:date="2022-01-24T23:23:00Z"/>
          <w:rFonts w:asciiTheme="minorEastAsia" w:hAnsiTheme="minorEastAsia" w:cs="Times New Roman"/>
          <w:spacing w:val="30"/>
          <w:sz w:val="24"/>
          <w:szCs w:val="24"/>
        </w:rPr>
      </w:pPr>
    </w:p>
    <w:p w14:paraId="30590D52" w14:textId="3D9538F5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commentRangeStart w:id="29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工程师们对此的解决方案是</w:t>
      </w:r>
      <w:commentRangeEnd w:id="29"/>
      <w:r w:rsidR="007672A9">
        <w:rPr>
          <w:rStyle w:val="CommentReference"/>
        </w:rPr>
        <w:commentReference w:id="29"/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，让望远镜绕着L2点做圆周运动</w:t>
      </w:r>
      <w:ins w:id="30" w:author="Xu Xiaoxiao" w:date="2022-01-24T23:25:00Z">
        <w:r w:rsidR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t>。</w:t>
        </w:r>
      </w:ins>
      <w:del w:id="31" w:author="Xu Xiaoxiao" w:date="2022-01-24T23:25:00Z">
        <w:r w:rsidRPr="0060722A" w:rsidDel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，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这样以少量燃料燃烧作为代价，</w:t>
      </w:r>
      <w:r w:rsidRPr="007672A9">
        <w:rPr>
          <w:rFonts w:asciiTheme="minorEastAsia" w:hAnsiTheme="minorEastAsia" w:cs="Times New Roman" w:hint="eastAsia"/>
          <w:strike/>
          <w:spacing w:val="30"/>
          <w:sz w:val="24"/>
          <w:szCs w:val="24"/>
          <w:rPrChange w:id="32" w:author="Xu Xiaoxiao" w:date="2022-01-24T23:25:00Z">
            <w:rPr>
              <w:rFonts w:asciiTheme="minorEastAsia" w:hAnsiTheme="minorEastAsia" w:cs="Times New Roman" w:hint="eastAsia"/>
              <w:spacing w:val="30"/>
              <w:sz w:val="24"/>
              <w:szCs w:val="24"/>
            </w:rPr>
          </w:rPrChange>
        </w:rPr>
        <w:t>我们可以维持望远镜的位置稳定</w:t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，让它安安稳稳待在那里直到使命完成。</w:t>
      </w:r>
    </w:p>
    <w:p w14:paraId="6360D13D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9C4B846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</w:p>
    <w:p w14:paraId="6D29494C" w14:textId="74E7552A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/>
          <w:sz w:val="24"/>
          <w:szCs w:val="24"/>
        </w:rPr>
        <w:t>Summary</w:t>
      </w:r>
    </w:p>
    <w:p w14:paraId="63EDEC68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9933F1A" w14:textId="1580F576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将望远镜放在拉格朗日点L2，不仅可以使望远镜维持极低</w:t>
      </w:r>
      <w:del w:id="33" w:author="Xu Xiaoxiao" w:date="2022-01-24T23:26:00Z">
        <w:r w:rsidRPr="0060722A" w:rsidDel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的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温度</w:t>
      </w:r>
      <w:ins w:id="34" w:author="Xu Xiaoxiao" w:date="2022-01-24T23:26:00Z">
        <w:r w:rsidR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t>的同时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 xml:space="preserve">， </w:t>
      </w:r>
      <w:del w:id="35" w:author="Xu Xiaoxiao" w:date="2022-01-24T23:26:00Z">
        <w:r w:rsidRPr="0060722A" w:rsidDel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还能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借助地球遮挡太阳光，并</w:t>
      </w:r>
      <w:del w:id="36" w:author="Xu Xiaoxiao" w:date="2022-01-24T23:26:00Z">
        <w:r w:rsidRPr="0060722A" w:rsidDel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delText>同时</w:delText>
        </w:r>
      </w:del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维持望远镜位置</w:t>
      </w:r>
      <w:ins w:id="37" w:author="Xu Xiaoxiao" w:date="2022-01-24T23:26:00Z">
        <w:r w:rsidR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t>的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稳定</w:t>
      </w:r>
      <w:ins w:id="38" w:author="Xu Xiaoxiao" w:date="2022-01-24T23:26:00Z">
        <w:r w:rsidR="007672A9">
          <w:rPr>
            <w:rFonts w:asciiTheme="minorEastAsia" w:hAnsiTheme="minorEastAsia" w:cs="Times New Roman" w:hint="eastAsia"/>
            <w:spacing w:val="30"/>
            <w:sz w:val="24"/>
            <w:szCs w:val="24"/>
          </w:rPr>
          <w:t>性</w:t>
        </w:r>
      </w:ins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。目前韦伯望远镜已经到达预定点，正在校准它自己的光学系统，期望它能在不久的将来带给我们宇宙的奇迹！</w:t>
      </w:r>
    </w:p>
    <w:p w14:paraId="60E8A2CF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</w:p>
    <w:p w14:paraId="57BABB49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PS：作者在这里给大家拜个早年！新年快乐！</w:t>
      </w:r>
    </w:p>
    <w:p w14:paraId="31AFC26D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PPS：</w:t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点击查看原文即可看到它目前的速度，位置等信息。</w:t>
      </w:r>
    </w:p>
    <w:p w14:paraId="1847CE03" w14:textId="77777777" w:rsidR="009F6EE4" w:rsidRPr="0060722A" w:rsidRDefault="00086F71">
      <w:pPr>
        <w:rPr>
          <w:rFonts w:asciiTheme="minorEastAsia" w:hAnsiTheme="minorEastAsia"/>
          <w:sz w:val="24"/>
          <w:szCs w:val="24"/>
        </w:rPr>
      </w:pPr>
    </w:p>
    <w:sectPr w:rsidR="009F6EE4" w:rsidRPr="0060722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Xu Xiaoxiao" w:date="2022-01-24T23:13:00Z" w:initials="XX">
    <w:p w14:paraId="201C9BCF" w14:textId="7DA012E3" w:rsidR="00FD4966" w:rsidRDefault="00FD496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而它们与我们之间的距离又</w:t>
      </w:r>
    </w:p>
  </w:comment>
  <w:comment w:id="8" w:author="Xu Xiaoxiao" w:date="2022-01-24T23:16:00Z" w:initials="XX">
    <w:p w14:paraId="5B9588AD" w14:textId="0924AD42" w:rsidR="00FD4966" w:rsidRDefault="00FD496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为了避免天体所</w:t>
      </w:r>
      <w:r>
        <w:rPr>
          <w:rFonts w:hint="eastAsia"/>
        </w:rPr>
        <w:t>xx</w:t>
      </w:r>
      <w:r>
        <w:rPr>
          <w:rFonts w:hint="eastAsia"/>
        </w:rPr>
        <w:t>的光线由于</w:t>
      </w:r>
      <w:r>
        <w:rPr>
          <w:rFonts w:hint="eastAsia"/>
        </w:rPr>
        <w:t>xx</w:t>
      </w:r>
      <w:r>
        <w:rPr>
          <w:rFonts w:hint="eastAsia"/>
        </w:rPr>
        <w:t>的原因被遮盖，我们需要把望远镜放置在一个尽可能远离太阳和地球的地方，以此尽量远离所有光源。</w:t>
      </w:r>
    </w:p>
  </w:comment>
  <w:comment w:id="18" w:author="Xu Xiaoxiao" w:date="2022-01-24T23:27:00Z" w:initials="XX">
    <w:p w14:paraId="17622C30" w14:textId="12C40BB7" w:rsidR="002B02E4" w:rsidRDefault="002B02E4">
      <w:pPr>
        <w:pStyle w:val="CommentText"/>
      </w:pPr>
      <w:r>
        <w:rPr>
          <w:rStyle w:val="CommentReference"/>
        </w:rPr>
        <w:annotationRef/>
      </w:r>
      <w:r>
        <w:rPr>
          <w:rFonts w:asciiTheme="minorEastAsia" w:hAnsiTheme="minorEastAsia" w:cs="Times New Roman" w:hint="eastAsia"/>
          <w:spacing w:val="30"/>
          <w:sz w:val="24"/>
          <w:szCs w:val="24"/>
        </w:rPr>
        <w:t>满足我们需要的背光条件</w:t>
      </w:r>
    </w:p>
  </w:comment>
  <w:comment w:id="20" w:author="Xu Xiaoxiao" w:date="2022-01-24T23:22:00Z" w:initials="XX">
    <w:p w14:paraId="2D6368B5" w14:textId="0ECC1733" w:rsidR="009E4CC9" w:rsidRDefault="009E4CC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韦伯望远镜的运动轨迹</w:t>
      </w:r>
    </w:p>
  </w:comment>
  <w:comment w:id="29" w:author="Xu Xiaoxiao" w:date="2022-01-24T23:23:00Z" w:initials="XX">
    <w:p w14:paraId="619AAE65" w14:textId="708A4C6F" w:rsidR="007672A9" w:rsidRDefault="007672A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为了保持韦伯望远镜的稳定性，工程师们决定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1C9BCF" w15:done="0"/>
  <w15:commentEx w15:paraId="5B9588AD" w15:done="0"/>
  <w15:commentEx w15:paraId="17622C30" w15:done="0"/>
  <w15:commentEx w15:paraId="2D6368B5" w15:done="0"/>
  <w15:commentEx w15:paraId="619AAE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99B129" w16cex:dateUtc="2022-01-25T04:13:00Z"/>
  <w16cex:commentExtensible w16cex:durableId="2599B1B5" w16cex:dateUtc="2022-01-25T04:16:00Z"/>
  <w16cex:commentExtensible w16cex:durableId="2599B456" w16cex:dateUtc="2022-01-25T04:27:00Z"/>
  <w16cex:commentExtensible w16cex:durableId="2599B335" w16cex:dateUtc="2022-01-25T04:22:00Z"/>
  <w16cex:commentExtensible w16cex:durableId="2599B387" w16cex:dateUtc="2022-01-25T0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1C9BCF" w16cid:durableId="2599B129"/>
  <w16cid:commentId w16cid:paraId="5B9588AD" w16cid:durableId="2599B1B5"/>
  <w16cid:commentId w16cid:paraId="17622C30" w16cid:durableId="2599B456"/>
  <w16cid:commentId w16cid:paraId="2D6368B5" w16cid:durableId="2599B335"/>
  <w16cid:commentId w16cid:paraId="619AAE65" w16cid:durableId="2599B3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6ADF8" w14:textId="77777777" w:rsidR="00086F71" w:rsidRDefault="00086F71" w:rsidP="0060722A">
      <w:pPr>
        <w:spacing w:after="0" w:line="240" w:lineRule="auto"/>
      </w:pPr>
      <w:r>
        <w:separator/>
      </w:r>
    </w:p>
  </w:endnote>
  <w:endnote w:type="continuationSeparator" w:id="0">
    <w:p w14:paraId="227D5DF2" w14:textId="77777777" w:rsidR="00086F71" w:rsidRDefault="00086F71" w:rsidP="00607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433AC" w14:textId="77777777" w:rsidR="00086F71" w:rsidRDefault="00086F71" w:rsidP="0060722A">
      <w:pPr>
        <w:spacing w:after="0" w:line="240" w:lineRule="auto"/>
      </w:pPr>
      <w:r>
        <w:separator/>
      </w:r>
    </w:p>
  </w:footnote>
  <w:footnote w:type="continuationSeparator" w:id="0">
    <w:p w14:paraId="5AA23097" w14:textId="77777777" w:rsidR="00086F71" w:rsidRDefault="00086F71" w:rsidP="0060722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Xu Xiaoxiao">
    <w15:presenceInfo w15:providerId="Windows Live" w15:userId="059ca82cd27b4e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AD"/>
    <w:rsid w:val="00086F71"/>
    <w:rsid w:val="002B02E4"/>
    <w:rsid w:val="003D1779"/>
    <w:rsid w:val="0060722A"/>
    <w:rsid w:val="00723EBE"/>
    <w:rsid w:val="007672A9"/>
    <w:rsid w:val="009E4CC9"/>
    <w:rsid w:val="00AF1B8A"/>
    <w:rsid w:val="00B628AD"/>
    <w:rsid w:val="00C13729"/>
    <w:rsid w:val="00E458C9"/>
    <w:rsid w:val="00F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CD6B1"/>
  <w15:chartTrackingRefBased/>
  <w15:docId w15:val="{3BFC5D13-1D17-42C5-95F8-F220138D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2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22A"/>
  </w:style>
  <w:style w:type="paragraph" w:styleId="Footer">
    <w:name w:val="footer"/>
    <w:basedOn w:val="Normal"/>
    <w:link w:val="FooterChar"/>
    <w:uiPriority w:val="99"/>
    <w:unhideWhenUsed/>
    <w:rsid w:val="006072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22A"/>
  </w:style>
  <w:style w:type="paragraph" w:styleId="NormalWeb">
    <w:name w:val="Normal (Web)"/>
    <w:basedOn w:val="Normal"/>
    <w:uiPriority w:val="99"/>
    <w:semiHidden/>
    <w:unhideWhenUsed/>
    <w:rsid w:val="00607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22A"/>
    <w:rPr>
      <w:b/>
      <w:bCs/>
    </w:rPr>
  </w:style>
  <w:style w:type="paragraph" w:styleId="Revision">
    <w:name w:val="Revision"/>
    <w:hidden/>
    <w:uiPriority w:val="99"/>
    <w:semiHidden/>
    <w:rsid w:val="00FD496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D4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9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9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9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46595-50FB-4297-8A3A-F9DE11EC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浩诚 常</dc:creator>
  <cp:keywords/>
  <dc:description/>
  <cp:lastModifiedBy>Xu Xiaoxiao</cp:lastModifiedBy>
  <cp:revision>5</cp:revision>
  <dcterms:created xsi:type="dcterms:W3CDTF">2022-01-25T04:11:00Z</dcterms:created>
  <dcterms:modified xsi:type="dcterms:W3CDTF">2022-01-25T04:27:00Z</dcterms:modified>
</cp:coreProperties>
</file>